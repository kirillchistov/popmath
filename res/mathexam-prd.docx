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spacing w:after="0" w:line="360" w:lineRule="auto"/>
        <w:rPr>
          <w:del w:id="0" w:date="2026-09-23T20:55:11Z" w:author="Kirill Chistov"/>
        </w:rPr>
      </w:pPr>
    </w:p>
    <w:p>
      <w:pPr>
        <w:pStyle w:val="Основной текст"/>
        <w:spacing w:before="157" w:after="157" w:line="270" w:lineRule="auto"/>
      </w:pPr>
      <w:bookmarkStart w:name="промпт_на_создание_улучшенного_пр_74a7c6" w:id="1"/>
      <w:del w:id="2" w:date="2026-09-23T20:55:11Z" w:author="Kirill Chistov">
        <w:r>
          <w:rPr>
            <w:rFonts w:ascii="source serif 4" w:cs="source serif 4" w:hAnsi="source serif 4" w:eastAsia="source serif 4"/>
            <w:b w:val="1"/>
            <w:bCs w:val="1"/>
            <w:outline w:val="0"/>
            <w:color w:val="000000"/>
            <w:sz w:val="39"/>
            <w:szCs w:val="39"/>
            <w:u w:color="000000"/>
            <w:rtl w:val="0"/>
            <w:lang w:val="ru-RU"/>
            <w14:textFill>
              <w14:solidFill>
                <w14:srgbClr w14:val="000000"/>
              </w14:solidFill>
            </w14:textFill>
          </w:rPr>
          <w:delText>Промпт на создание улучшенного п</w:delText>
        </w:r>
      </w:del>
      <w:ins w:id="3" w:date="2026-09-23T20:55:19Z" w:author="Kirill Chistov">
        <w:r>
          <w:rPr>
            <w:rFonts w:ascii="source serif 4" w:cs="source serif 4" w:hAnsi="source serif 4" w:eastAsia="source serif 4"/>
            <w:b w:val="1"/>
            <w:bCs w:val="1"/>
            <w:outline w:val="0"/>
            <w:color w:val="000000"/>
            <w:sz w:val="39"/>
            <w:szCs w:val="39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t>П</w:t>
        </w:r>
      </w:ins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39"/>
          <w:szCs w:val="3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родукт</w:t>
      </w:r>
      <w:del w:id="4" w:date="2026-09-23T20:55:22Z" w:author="Kirill Chistov">
        <w:r>
          <w:rPr>
            <w:rFonts w:ascii="source serif 4" w:cs="source serif 4" w:hAnsi="source serif 4" w:eastAsia="source serif 4"/>
            <w:b w:val="1"/>
            <w:bCs w:val="1"/>
            <w:outline w:val="0"/>
            <w:color w:val="000000"/>
            <w:sz w:val="39"/>
            <w:szCs w:val="39"/>
            <w:u w:color="000000"/>
            <w:rtl w:val="0"/>
            <w:lang w:val="ru-RU"/>
            <w14:textFill>
              <w14:solidFill>
                <w14:srgbClr w14:val="000000"/>
              </w14:solidFill>
            </w14:textFill>
          </w:rPr>
          <w:delText>а</w:delText>
        </w:r>
      </w:del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39"/>
          <w:szCs w:val="3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для подготовки к ОГЭ по математике</w:t>
      </w:r>
      <w:bookmarkEnd w:id="1"/>
    </w:p>
    <w:p>
      <w:pPr>
        <w:pStyle w:val="Основной текст"/>
        <w:spacing w:before="315" w:after="105" w:line="360" w:lineRule="auto"/>
      </w:pPr>
      <w:bookmarkStart w:name="контекст" w:id="5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Контекст</w:t>
      </w:r>
      <w:bookmarkEnd w:id="5"/>
    </w:p>
    <w:p>
      <w:pPr>
        <w:pStyle w:val="Основной текст"/>
        <w:spacing w:after="210" w:line="360" w:lineRule="auto"/>
      </w:pPr>
      <w:del w:id="6" w:date="2026-09-23T20:55:38Z" w:author="Kirill Chistov">
        <w:r>
          <w:rPr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ru-RU"/>
            <w14:textFill>
              <w14:solidFill>
                <w14:srgbClr w14:val="000000"/>
              </w14:solidFill>
            </w14:textFill>
          </w:rPr>
          <w:delText>Нужно</w:delText>
        </w:r>
      </w:del>
      <w:ins w:id="7" w:date="2026-09-23T20:55:43Z" w:author="Kirill Chistov">
        <w:r>
          <w:rPr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t>Мы делаем</w:t>
        </w:r>
      </w:ins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del w:id="8" w:date="2026-09-23T20:55:45Z" w:author="Kirill Chistov">
        <w:r>
          <w:rPr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ru-RU"/>
            <w14:textFill>
              <w14:solidFill>
                <w14:srgbClr w14:val="000000"/>
              </w14:solidFill>
            </w14:textFill>
          </w:rPr>
          <w:delText xml:space="preserve">спроектировать </w:delText>
        </w:r>
      </w:del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продукт для подготовки к ОГЭ по математике для следующего </w:t>
      </w:r>
      <w:ins w:id="9" w:date="2026-09-23T20:55:52Z" w:author="Kirill Chistov">
        <w:r>
          <w:rPr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t>профиля</w:t>
        </w:r>
      </w:ins>
      <w:del w:id="10" w:date="2026-09-23T20:55:51Z" w:author="Kirill Chistov">
        <w:r>
          <w:rPr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pt-PT"/>
            <w14:textFill>
              <w14:solidFill>
                <w14:srgbClr w14:val="000000"/>
              </w14:solidFill>
            </w14:textFill>
          </w:rPr>
          <w:delText>ICP</w:delText>
        </w:r>
      </w:del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ученица </w:t>
      </w:r>
      <w:del w:id="11" w:date="2026-09-23T20:55:58Z" w:author="Kirill Chistov">
        <w:r>
          <w:rPr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14:textFill>
              <w14:solidFill>
                <w14:srgbClr w14:val="000000"/>
              </w14:solidFill>
            </w14:textFill>
          </w:rPr>
          <w:delText>8</w:delText>
        </w:r>
      </w:del>
      <w:del w:id="12" w:date="2026-09-23T20:55:58Z" w:author="Kirill Chistov">
        <w:r>
          <w:rPr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ru-RU"/>
            <w14:textFill>
              <w14:solidFill>
                <w14:srgbClr w14:val="000000"/>
              </w14:solidFill>
            </w14:textFill>
          </w:rPr>
          <w:delText>–</w:delText>
        </w:r>
      </w:del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9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класса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которая только начинает готовиться к ОГЭ по математике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напугана разговорами вокруг экзамена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видит огромные пробелы в знаниях за последние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класса и заранее тревожится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«уже слишком поздно»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Рядом почти всегда есть тревожные родители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которым нужно понимать реальный уровень ребёнка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видеть прогресс и не вредить избыточным давлением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Продукт должен учитывать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далее эта же аудитория потенциально продолжит путь к ЕГЭ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важно не только «дотащить до порога»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и восстановить у ребёнка ощущение управляемости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опоры и обучаемости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315" w:after="105" w:line="360" w:lineRule="auto"/>
      </w:pPr>
      <w:bookmarkStart w:name="исследовательская_база" w:id="13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Исследовательская база</w:t>
      </w:r>
      <w:bookmarkEnd w:id="13"/>
    </w:p>
    <w:p>
      <w:pPr>
        <w:pStyle w:val="Основной текст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Исследование открытых материалов о подготовке к ОГЭ по математике и обсуждений родителей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учителей показывает устойчивый набор повторяющихся болей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Среди них — страх из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за объёма материала за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5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–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9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классы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трудности с применением знаний в непривычном экзаменационном формате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отдельный страх перед геометрией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стресс от самой процедуры экзамена и нетипичности формулировок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особенно в геометрических задачах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" w:id="14"/>
      <w:bookmarkEnd w:id="14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" w:id="15"/>
      <w:bookmarkEnd w:id="15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</w:p>
    <w:p>
      <w:pPr>
        <w:pStyle w:val="Основной текст"/>
        <w:spacing w:after="210" w:line="360" w:lineRule="auto"/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педагогических и методических материалах также регулярно упоминаются слабая мотивация части учеников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вычислительные ошибки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невнимательность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недостаточные навыки самоконтроля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отсутствие системной домашней подготовки и необходимость постоянного мониторинга результатов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не разовых пробников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1" w:id="16"/>
      <w:bookmarkEnd w:id="16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" w:id="17"/>
      <w:bookmarkEnd w:id="17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"fn4" </w:instrText>
      </w:r>
      <w:r>
        <w:rPr>
          <w:rStyle w:val="Hyperlink.0"/>
        </w:rPr>
        <w:fldChar w:fldCharType="separate" w:fldLock="0"/>
      </w:r>
      <w:bookmarkStart w:name="fnref4" w:id="18"/>
      <w:bookmarkEnd w:id="18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4]</w:t>
      </w:r>
      <w:r>
        <w:rPr/>
        <w:fldChar w:fldCharType="end" w:fldLock="0"/>
      </w:r>
    </w:p>
    <w:p>
      <w:pPr>
        <w:pStyle w:val="Основной текст"/>
        <w:spacing w:after="210" w:line="360" w:lineRule="auto"/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Родительские обсуждения добавляют ещё несколько острых тем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школьные оценки часто не отражают реальный экзаменационный уровень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родители не получают ясной обратной связи от репетиторов и онлайн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курсов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ребёнок может «знать тему»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не уметь решать именно формат ОГЭ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 семьи нет прозрачной картины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какие номера действительно западают и что делать в первую очередь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"fn5" </w:instrText>
      </w:r>
      <w:r>
        <w:rPr>
          <w:rStyle w:val="Hyperlink.0"/>
        </w:rPr>
        <w:fldChar w:fldCharType="separate" w:fldLock="0"/>
      </w:r>
      <w:bookmarkStart w:name="fnref5" w:id="19"/>
      <w:bookmarkEnd w:id="19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5]</w:t>
      </w:r>
      <w:r>
        <w:rPr/>
        <w:fldChar w:fldCharType="end" w:fldLock="0"/>
      </w:r>
    </w:p>
    <w:p>
      <w:pPr>
        <w:pStyle w:val="Основной текст"/>
        <w:spacing w:after="210" w:line="360" w:lineRule="auto"/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Родители особенно болезненно реагируют на разрыв между формальной успеваемостью и реальным пробником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отсутствие понятного плана действий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неясные критерии оформления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сомнения в качестве преподавания и необходимость самим становиться менеджерами учебного процесса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хотя они часто не могут самостоятельно объяснить математику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"fn6" </w:instrText>
      </w:r>
      <w:r>
        <w:rPr>
          <w:rStyle w:val="Hyperlink.0"/>
        </w:rPr>
        <w:fldChar w:fldCharType="separate" w:fldLock="0"/>
      </w:r>
      <w:bookmarkStart w:name="fnref6" w:id="20"/>
      <w:bookmarkEnd w:id="20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6]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"fn5" </w:instrText>
      </w:r>
      <w:r>
        <w:rPr>
          <w:rStyle w:val="Hyperlink.0"/>
        </w:rPr>
        <w:fldChar w:fldCharType="separate" w:fldLock="0"/>
      </w:r>
      <w:bookmarkStart w:name="fnref5_1" w:id="21"/>
      <w:bookmarkEnd w:id="21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5]</w:t>
      </w:r>
      <w:r>
        <w:rPr/>
        <w:fldChar w:fldCharType="end" w:fldLock="0"/>
      </w:r>
    </w:p>
    <w:p>
      <w:pPr>
        <w:pStyle w:val="Основной текст"/>
        <w:spacing w:after="210" w:line="360" w:lineRule="auto"/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Материалы для родителей и педагогов отдельно подчеркивают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избыточная тревожность взрослых передаётся ребёнку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эффективная подготовка требует одновременно техники сдачи теста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психологической поддержки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личного плана занятий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регулярного повторения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тренировки устного счёта и прозрачного взаимодействия с семьёй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"fn4" </w:instrText>
      </w:r>
      <w:r>
        <w:rPr>
          <w:rStyle w:val="Hyperlink.0"/>
        </w:rPr>
        <w:fldChar w:fldCharType="separate" w:fldLock="0"/>
      </w:r>
      <w:bookmarkStart w:name="fnref4_1" w:id="22"/>
      <w:bookmarkEnd w:id="22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4]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2" w:id="23"/>
      <w:bookmarkEnd w:id="23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</w:p>
    <w:p>
      <w:pPr>
        <w:pStyle w:val="Основной текст"/>
        <w:spacing w:before="315" w:after="105" w:line="360" w:lineRule="auto"/>
      </w:pPr>
      <w:bookmarkStart w:name="ключевые_боли_ученицы" w:id="24"/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Ключевые боли ученицы</w:t>
      </w:r>
      <w:bookmarkEnd w:id="24"/>
    </w:p>
    <w:p>
      <w:pPr>
        <w:pStyle w:val="Основной текст"/>
        <w:spacing w:before="315" w:after="105" w:line="360" w:lineRule="auto"/>
      </w:pPr>
      <w:bookmarkStart w:name="эмоциональные_и_ментальные_боли" w:id="25"/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Эмоциональные и ментальные боли</w:t>
      </w:r>
      <w:bookmarkEnd w:id="25"/>
    </w:p>
    <w:p>
      <w:pPr>
        <w:pStyle w:val="Основной текст"/>
        <w:numPr>
          <w:ilvl w:val="0"/>
          <w:numId w:val="2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Ребёнок боится самого слова «ОГЭ» и воспринимает экзамен как угрозу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не как набор решаемых задач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3" w:id="26"/>
      <w:bookmarkEnd w:id="26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"fn6" </w:instrText>
      </w:r>
      <w:r>
        <w:rPr>
          <w:rStyle w:val="Hyperlink.0"/>
        </w:rPr>
        <w:fldChar w:fldCharType="separate" w:fldLock="0"/>
      </w:r>
      <w:bookmarkStart w:name="fnref6_1" w:id="27"/>
      <w:bookmarkEnd w:id="27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6]</w:t>
      </w:r>
      <w:r>
        <w:rPr/>
        <w:fldChar w:fldCharType="end" w:fldLock="0"/>
      </w:r>
    </w:p>
    <w:p>
      <w:pPr>
        <w:pStyle w:val="Основной текст"/>
        <w:numPr>
          <w:ilvl w:val="0"/>
          <w:numId w:val="2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Есть ощущение огромного провала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«я не знаю базу за несколько лет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значит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уже не справлюсь»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_1" w:id="28"/>
      <w:bookmarkEnd w:id="28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4" w:id="29"/>
      <w:bookmarkEnd w:id="29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</w:p>
    <w:p>
      <w:pPr>
        <w:pStyle w:val="Основной текст"/>
        <w:numPr>
          <w:ilvl w:val="0"/>
          <w:numId w:val="2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Геометрия и нестандартные формулировки вызывают ступор ещё до попытки решить задачу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5" w:id="30"/>
      <w:bookmarkEnd w:id="30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</w:p>
    <w:p>
      <w:pPr>
        <w:pStyle w:val="Основной текст"/>
        <w:numPr>
          <w:ilvl w:val="0"/>
          <w:numId w:val="2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Ошибки переживаются как доказательство «я тупая»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не как диагностический сигнал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2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Ребёнок быстро теряет фокус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дочитывает условие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путает знаки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забывает формулы и из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 этого получает результат ниже реального уровня понимания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_2" w:id="31"/>
      <w:bookmarkEnd w:id="31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"fn5" </w:instrText>
      </w:r>
      <w:r>
        <w:rPr>
          <w:rStyle w:val="Hyperlink.0"/>
        </w:rPr>
        <w:fldChar w:fldCharType="separate" w:fldLock="0"/>
      </w:r>
      <w:bookmarkStart w:name="fnref5_2" w:id="32"/>
      <w:bookmarkEnd w:id="32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5]</w:t>
      </w:r>
      <w:r>
        <w:rPr/>
        <w:fldChar w:fldCharType="end" w:fldLock="0"/>
      </w:r>
    </w:p>
    <w:p>
      <w:pPr>
        <w:pStyle w:val="Основной текст"/>
        <w:numPr>
          <w:ilvl w:val="0"/>
          <w:numId w:val="2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Возникает выученная беспомощность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 нескольких неудач ученик перестаёт верить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может сам разобраться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315" w:after="105" w:line="360" w:lineRule="auto"/>
      </w:pPr>
      <w:bookmarkStart w:name="учебные_боли" w:id="33"/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Учебные боли</w:t>
      </w:r>
      <w:bookmarkEnd w:id="33"/>
    </w:p>
    <w:p>
      <w:pPr>
        <w:pStyle w:val="Основной текст"/>
        <w:numPr>
          <w:ilvl w:val="0"/>
          <w:numId w:val="4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Нет целостной карты тем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ребёнок не понимает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именно входит в экзамен и какие темы для него базовые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какие второстепенные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"fn4" </w:instrText>
      </w:r>
      <w:r>
        <w:rPr>
          <w:rStyle w:val="Hyperlink.0"/>
        </w:rPr>
        <w:fldChar w:fldCharType="separate" w:fldLock="0"/>
      </w:r>
      <w:bookmarkStart w:name="fnref4_2" w:id="34"/>
      <w:bookmarkEnd w:id="34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4]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6" w:id="35"/>
      <w:bookmarkEnd w:id="35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</w:p>
    <w:p>
      <w:pPr>
        <w:pStyle w:val="Основной текст"/>
        <w:numPr>
          <w:ilvl w:val="0"/>
          <w:numId w:val="4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Знания фрагментарны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отдельные темы «когда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 проходили»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они не собраны в устойчивые алгоритмы действий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_3" w:id="36"/>
      <w:bookmarkEnd w:id="36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7" w:id="37"/>
      <w:bookmarkEnd w:id="37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</w:p>
    <w:p>
      <w:pPr>
        <w:pStyle w:val="Основной текст"/>
        <w:numPr>
          <w:ilvl w:val="0"/>
          <w:numId w:val="4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Нет навыка перевода задачи в пошаговый план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 чего начать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выписать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проверить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когда остановиться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4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Формулы не удерживаются в памяти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потому что выучены без опоры на смысл и без повторения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"fn4" </w:instrText>
      </w:r>
      <w:r>
        <w:rPr>
          <w:rStyle w:val="Hyperlink.0"/>
        </w:rPr>
        <w:fldChar w:fldCharType="separate" w:fldLock="0"/>
      </w:r>
      <w:bookmarkStart w:name="fnref4_3" w:id="38"/>
      <w:bookmarkEnd w:id="38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4]</w:t>
      </w:r>
      <w:r>
        <w:rPr/>
        <w:fldChar w:fldCharType="end" w:fldLock="0"/>
      </w:r>
    </w:p>
    <w:p>
      <w:pPr>
        <w:pStyle w:val="Основной текст"/>
        <w:numPr>
          <w:ilvl w:val="0"/>
          <w:numId w:val="4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Ребёнок путается между «уметь решать математику» и «уметь сдавать экзамен в нужном формате»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"fn7" </w:instrText>
      </w:r>
      <w:r>
        <w:rPr>
          <w:rStyle w:val="Hyperlink.0"/>
        </w:rPr>
        <w:fldChar w:fldCharType="separate" w:fldLock="0"/>
      </w:r>
      <w:bookmarkStart w:name="fnref7" w:id="39"/>
      <w:bookmarkEnd w:id="39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7]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"fn5" </w:instrText>
      </w:r>
      <w:r>
        <w:rPr>
          <w:rStyle w:val="Hyperlink.0"/>
        </w:rPr>
        <w:fldChar w:fldCharType="separate" w:fldLock="0"/>
      </w:r>
      <w:bookmarkStart w:name="fnref5_3" w:id="40"/>
      <w:bookmarkEnd w:id="40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5]</w:t>
      </w:r>
      <w:r>
        <w:rPr/>
        <w:fldChar w:fldCharType="end" w:fldLock="0"/>
      </w:r>
    </w:p>
    <w:p>
      <w:pPr>
        <w:pStyle w:val="Основной текст"/>
        <w:numPr>
          <w:ilvl w:val="0"/>
          <w:numId w:val="4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хватает тренировки на скорость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самопроверку и на устойчивость к стрессу во времени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"fn8" </w:instrText>
      </w:r>
      <w:r>
        <w:rPr>
          <w:rStyle w:val="Hyperlink.0"/>
        </w:rPr>
        <w:fldChar w:fldCharType="separate" w:fldLock="0"/>
      </w:r>
      <w:bookmarkStart w:name="fnref8" w:id="41"/>
      <w:bookmarkEnd w:id="41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8]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8" w:id="42"/>
      <w:bookmarkEnd w:id="42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</w:p>
    <w:p>
      <w:pPr>
        <w:pStyle w:val="Основной текст"/>
        <w:spacing w:before="315" w:after="105" w:line="360" w:lineRule="auto"/>
      </w:pPr>
      <w:bookmarkStart w:name="ключевые_боли_родителей" w:id="43"/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Ключевые боли родителей</w:t>
      </w:r>
      <w:bookmarkEnd w:id="43"/>
    </w:p>
    <w:p>
      <w:pPr>
        <w:pStyle w:val="Основной текст"/>
        <w:numPr>
          <w:ilvl w:val="0"/>
          <w:numId w:val="6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Родители не понимают реальный уровень ребёнка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школьные оценки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слова репетитора и результаты пробников часто противоречат друг другу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"fn5" </w:instrText>
      </w:r>
      <w:r>
        <w:rPr>
          <w:rStyle w:val="Hyperlink.0"/>
        </w:rPr>
        <w:fldChar w:fldCharType="separate" w:fldLock="0"/>
      </w:r>
      <w:bookmarkStart w:name="fnref5_4" w:id="44"/>
      <w:bookmarkEnd w:id="44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5]</w:t>
      </w:r>
      <w:r>
        <w:rPr/>
        <w:fldChar w:fldCharType="end" w:fldLock="0"/>
      </w:r>
    </w:p>
    <w:p>
      <w:pPr>
        <w:pStyle w:val="Основной текст"/>
        <w:numPr>
          <w:ilvl w:val="0"/>
          <w:numId w:val="6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 родителей нет объективной карты пробелов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 каким темам проблемы концептуальные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где дело в невнимательности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вычислительных ошибках или плохой стратегии распределения времени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"fn5" </w:instrText>
      </w:r>
      <w:r>
        <w:rPr>
          <w:rStyle w:val="Hyperlink.0"/>
        </w:rPr>
        <w:fldChar w:fldCharType="separate" w:fldLock="0"/>
      </w:r>
      <w:bookmarkStart w:name="fnref5_5" w:id="45"/>
      <w:bookmarkEnd w:id="45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5]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_4" w:id="46"/>
      <w:bookmarkEnd w:id="46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</w:p>
    <w:p>
      <w:pPr>
        <w:pStyle w:val="Основной текст"/>
        <w:numPr>
          <w:ilvl w:val="0"/>
          <w:numId w:val="6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Родители боятся «упустить момент»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знают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когда ситуация ещё обратима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начинают действовать хаотично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6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Многие родители не могут сами объяснять математику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вынуждены контролировать процесс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искать материалы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выбирать курсы и разбираться в качестве преподавания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"fn6" </w:instrText>
      </w:r>
      <w:r>
        <w:rPr>
          <w:rStyle w:val="Hyperlink.0"/>
        </w:rPr>
        <w:fldChar w:fldCharType="separate" w:fldLock="0"/>
      </w:r>
      <w:bookmarkStart w:name="fnref6_2" w:id="47"/>
      <w:bookmarkEnd w:id="47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6]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"fn5" </w:instrText>
      </w:r>
      <w:r>
        <w:rPr>
          <w:rStyle w:val="Hyperlink.0"/>
        </w:rPr>
        <w:fldChar w:fldCharType="separate" w:fldLock="0"/>
      </w:r>
      <w:bookmarkStart w:name="fnref5_6" w:id="48"/>
      <w:bookmarkEnd w:id="48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5]</w:t>
      </w:r>
      <w:r>
        <w:rPr/>
        <w:fldChar w:fldCharType="end" w:fldLock="0"/>
      </w:r>
    </w:p>
    <w:p>
      <w:pPr>
        <w:pStyle w:val="Основной текст"/>
        <w:numPr>
          <w:ilvl w:val="0"/>
          <w:numId w:val="6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Семья не понимает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какой объём подготовки реально нужен для порога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для «твёрдой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4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» и для дальнейшей траектории к ЕГЭ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6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Родители боятся навредить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давить слишком сильно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тревожить ребёнка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усиливать стыд и сопротивление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"fn4" </w:instrText>
      </w:r>
      <w:r>
        <w:rPr>
          <w:rStyle w:val="Hyperlink.0"/>
        </w:rPr>
        <w:fldChar w:fldCharType="separate" w:fldLock="0"/>
      </w:r>
      <w:bookmarkStart w:name="fnref4_4" w:id="49"/>
      <w:bookmarkEnd w:id="49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4]</w:t>
      </w:r>
      <w:r>
        <w:rPr/>
        <w:fldChar w:fldCharType="end" w:fldLock="0"/>
      </w:r>
    </w:p>
    <w:p>
      <w:pPr>
        <w:pStyle w:val="Основной текст"/>
        <w:numPr>
          <w:ilvl w:val="0"/>
          <w:numId w:val="6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Возникает дефицит доверия к существующим решениям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«купили курс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репетитора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результата нет»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"fn5" </w:instrText>
      </w:r>
      <w:r>
        <w:rPr>
          <w:rStyle w:val="Hyperlink.0"/>
        </w:rPr>
        <w:fldChar w:fldCharType="separate" w:fldLock="0"/>
      </w:r>
      <w:bookmarkStart w:name="fnref5_7" w:id="50"/>
      <w:bookmarkEnd w:id="50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5]</w:t>
      </w:r>
      <w:r>
        <w:rPr/>
        <w:fldChar w:fldCharType="end" w:fldLock="0"/>
      </w:r>
    </w:p>
    <w:p>
      <w:pPr>
        <w:pStyle w:val="Основной текст"/>
        <w:spacing w:before="315" w:after="105" w:line="360" w:lineRule="auto"/>
      </w:pPr>
      <w:bookmarkStart w:name="часто_встречающиеся_потребности" w:id="51"/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Часто встречающиеся потребности</w:t>
      </w:r>
      <w:bookmarkEnd w:id="51"/>
    </w:p>
    <w:p>
      <w:pPr>
        <w:pStyle w:val="Основной текст"/>
        <w:spacing w:before="315" w:after="105" w:line="360" w:lineRule="auto"/>
      </w:pPr>
      <w:bookmarkStart w:name="потребности_ученицы" w:id="52"/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Потребности ученицы</w:t>
      </w:r>
      <w:bookmarkEnd w:id="52"/>
    </w:p>
    <w:p>
      <w:pPr>
        <w:pStyle w:val="Основной текст"/>
        <w:numPr>
          <w:ilvl w:val="0"/>
          <w:numId w:val="8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Быстро почувствовать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что ситуация не безнадёжна и задачи можно разложить на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manageable-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шаги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8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Получить честную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не унижающую диагностику уровня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«что уже получается»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«что можно быстро поднять»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«что пока рано»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8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Видеть не весь ужас экзамена сразу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 ближайший понятный маршрут на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–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недели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8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Учиться через короткие задания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повторяемые паттерны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визуальные опоры и маленькие победы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8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Иметь понятные алгоритмы по типам задач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не абстрактные объяснения «надо понять тему»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8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Разделять ошибки по типам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понял тему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перепутал знак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забыл формулу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дочитал условие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проверил ответ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8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Тренировать внимательность и самопроверку как отдельный навык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не считать их «просто соберись»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_5" w:id="53"/>
      <w:bookmarkEnd w:id="53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"fn5" </w:instrText>
      </w:r>
      <w:r>
        <w:rPr>
          <w:rStyle w:val="Hyperlink.0"/>
        </w:rPr>
        <w:fldChar w:fldCharType="separate" w:fldLock="0"/>
      </w:r>
      <w:bookmarkStart w:name="fnref5_8" w:id="54"/>
      <w:bookmarkEnd w:id="54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5]</w:t>
      </w:r>
      <w:r>
        <w:rPr/>
        <w:fldChar w:fldCharType="end" w:fldLock="0"/>
      </w:r>
    </w:p>
    <w:p>
      <w:pPr>
        <w:pStyle w:val="Основной текст"/>
        <w:numPr>
          <w:ilvl w:val="0"/>
          <w:numId w:val="8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Иметь безопасную среду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где можно ошибаться без стыда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315" w:after="105" w:line="360" w:lineRule="auto"/>
      </w:pPr>
      <w:bookmarkStart w:name="потребности_родителей" w:id="55"/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Потребности родителей</w:t>
      </w:r>
      <w:bookmarkEnd w:id="55"/>
    </w:p>
    <w:p>
      <w:pPr>
        <w:pStyle w:val="Основной текст"/>
        <w:numPr>
          <w:ilvl w:val="0"/>
          <w:numId w:val="10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Видеть объективный стартовый уровень ребёнка и динамику по темам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10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Понимать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именно сейчас наиболее влияет на результат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пробелы в базе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тревога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отсутствие практики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плохая стратегия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слабый контроль ошибок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10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Получать простой язык отчётности без методического жаргона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10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Видеть конкретный план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делаем на этой неделе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зачем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какой ожидаемый эффект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10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Получать сигналы не только об успеваемости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и о рисках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избегание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перегруз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выгорание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скачок тревоги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10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Иметь рекомендации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поддерживать ребёнка дома без морализаторства и гиперконтроля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"fn6" </w:instrText>
      </w:r>
      <w:r>
        <w:rPr>
          <w:rStyle w:val="Hyperlink.0"/>
        </w:rPr>
        <w:fldChar w:fldCharType="separate" w:fldLock="0"/>
      </w:r>
      <w:bookmarkStart w:name="fnref6_3" w:id="56"/>
      <w:bookmarkEnd w:id="56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6]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"fn4" </w:instrText>
      </w:r>
      <w:r>
        <w:rPr>
          <w:rStyle w:val="Hyperlink.0"/>
        </w:rPr>
        <w:fldChar w:fldCharType="separate" w:fldLock="0"/>
      </w:r>
      <w:bookmarkStart w:name="fnref4_5" w:id="57"/>
      <w:bookmarkEnd w:id="57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4]</w:t>
      </w:r>
      <w:r>
        <w:rPr/>
        <w:fldChar w:fldCharType="end" w:fldLock="0"/>
      </w:r>
    </w:p>
    <w:p>
      <w:pPr>
        <w:pStyle w:val="Основной текст"/>
        <w:spacing w:before="315" w:after="105" w:line="360" w:lineRule="auto"/>
      </w:pPr>
      <w:bookmarkStart w:name="реальные_jobs_to_be_done" w:id="58"/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Реальные </w:t>
      </w:r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Jobs To Be Done</w:t>
      </w:r>
      <w:bookmarkEnd w:id="58"/>
      <w:ins w:id="59" w:date="2026-09-23T20:56:58Z" w:author="Kirill Chistov">
        <w:r>
          <w:rPr>
            <w:rStyle w:val="Нет"/>
            <w:rFonts w:ascii="source serif 4" w:cs="source serif 4" w:hAnsi="source serif 4" w:eastAsia="source serif 4"/>
            <w:b w:val="1"/>
            <w:bCs w:val="1"/>
            <w:outline w:val="0"/>
            <w:color w:val="000000"/>
            <w:sz w:val="24"/>
            <w:szCs w:val="24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t xml:space="preserve"> (</w:t>
        </w:r>
      </w:ins>
      <w:ins w:id="60" w:date="2026-09-23T20:56:58Z" w:author="Kirill Chistov">
        <w:r>
          <w:rPr>
            <w:rStyle w:val="Нет"/>
            <w:rFonts w:ascii="source serif 4" w:cs="source serif 4" w:hAnsi="source serif 4" w:eastAsia="source serif 4"/>
            <w:b w:val="1"/>
            <w:bCs w:val="1"/>
            <w:outline w:val="0"/>
            <w:color w:val="000000"/>
            <w:sz w:val="24"/>
            <w:szCs w:val="24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t>ситуации актуализации потребности в продукте</w:t>
        </w:r>
      </w:ins>
      <w:ins w:id="61" w:date="2026-09-23T20:56:58Z" w:author="Kirill Chistov">
        <w:r>
          <w:rPr>
            <w:rStyle w:val="Нет"/>
            <w:rFonts w:ascii="source serif 4" w:cs="source serif 4" w:hAnsi="source serif 4" w:eastAsia="source serif 4"/>
            <w:b w:val="1"/>
            <w:bCs w:val="1"/>
            <w:outline w:val="0"/>
            <w:color w:val="000000"/>
            <w:sz w:val="24"/>
            <w:szCs w:val="24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t>)</w:t>
        </w:r>
      </w:ins>
    </w:p>
    <w:p>
      <w:pPr>
        <w:pStyle w:val="Основной текст"/>
        <w:spacing w:before="315" w:after="105" w:line="360" w:lineRule="auto"/>
      </w:pPr>
      <w:bookmarkStart w:name="когда_ребёнок_нанимает_продукт" w:id="62"/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Когда ребёнок «нанимает» продукт</w:t>
      </w:r>
      <w:bookmarkEnd w:id="62"/>
    </w:p>
    <w:p>
      <w:pPr>
        <w:pStyle w:val="Основной текст"/>
        <w:numPr>
          <w:ilvl w:val="0"/>
          <w:numId w:val="12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«Когда я открываю пробник и не понимаю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 чего начать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помоги мне не паниковать и выбрать первый посильный шаг»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12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«Когда у меня каша в голове из тем за несколько лет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помоги разложить всё на понятные куски и увидеть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не всё одинаково важно прямо сейчас»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12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«Когда я снова делаю глупые ошибки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помоги мне заметить мой типичный паттерн и научиться его ловить заранее»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12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«Когда мне страшно от геометрии или текстовых задач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проведи меня через узнаваемый алгоритм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задача перестала казаться чужой»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12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«Когда я устала и не верю в себя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покажи мне маленький прогресс и верни ощущение контроля»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315" w:after="105" w:line="360" w:lineRule="auto"/>
      </w:pPr>
      <w:bookmarkStart w:name="когда_родитель_нанимает_продукт" w:id="63"/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Когда родитель «нанимает» продукт</w:t>
      </w:r>
      <w:bookmarkEnd w:id="63"/>
    </w:p>
    <w:p>
      <w:pPr>
        <w:pStyle w:val="Основной текст"/>
        <w:numPr>
          <w:ilvl w:val="0"/>
          <w:numId w:val="14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«Когда я не понимаю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насколько всё плохо на самом деле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покажи честную картину без катастрофизации»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14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«Когда я не могу сам учить ребёнка математике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подскажи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мне быть полезным без роли второго учителя»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14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«Когда я боюсь зря тратить деньги и время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дай прозрачную диагностику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план и понятные сигналы прогресса»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14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«Когда дома начинается нервная война из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 подготовки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помоги перевести её в рабочий режим с минимальным эмоциональным ущербом»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315" w:after="105" w:line="360" w:lineRule="auto"/>
      </w:pPr>
      <w:bookmarkStart w:name="главные_инсайты_для_продукта" w:id="64"/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Главные инсайты для продукта</w:t>
      </w:r>
      <w:bookmarkEnd w:id="64"/>
    </w:p>
    <w:p>
      <w:pPr>
        <w:pStyle w:val="Основной текст"/>
        <w:numPr>
          <w:ilvl w:val="0"/>
          <w:numId w:val="16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массового «не слишком сильного» ученика проблема чаще не в одной математике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в сочетании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пробелы в базе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+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страх формата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+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слабая самопроверка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+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невнимательность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+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заражение родительской тревогой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9" w:id="65"/>
      <w:bookmarkEnd w:id="65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_6" w:id="66"/>
      <w:bookmarkEnd w:id="66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"fn4" </w:instrText>
      </w:r>
      <w:r>
        <w:rPr>
          <w:rStyle w:val="Hyperlink.0"/>
        </w:rPr>
        <w:fldChar w:fldCharType="separate" w:fldLock="0"/>
      </w:r>
      <w:bookmarkStart w:name="fnref4_6" w:id="67"/>
      <w:bookmarkEnd w:id="67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4]</w:t>
      </w:r>
      <w:r>
        <w:rPr/>
        <w:fldChar w:fldCharType="end" w:fldLock="0"/>
      </w:r>
    </w:p>
    <w:p>
      <w:pPr>
        <w:pStyle w:val="Основной текст"/>
        <w:numPr>
          <w:ilvl w:val="0"/>
          <w:numId w:val="16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Пользователю нужен не просто контент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снижение хаоса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карта пути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последовательность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приоритеты и понятный следующий шаг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16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Самая ценная функция продукта — не «объяснить всё»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показать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именно сейчас даст максимальную прибавку к результату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16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Ошибки должны превращаться в материал для маршрутизации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не в наказание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16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этой аудитории критичны короткие циклы обратной связи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ребёнок быстро забывает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быстро устает и быстро демотивируется без видимых сдвигов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"fn4" </w:instrText>
      </w:r>
      <w:r>
        <w:rPr>
          <w:rStyle w:val="Hyperlink.0"/>
        </w:rPr>
        <w:fldChar w:fldCharType="separate" w:fldLock="0"/>
      </w:r>
      <w:bookmarkStart w:name="fnref4_7" w:id="68"/>
      <w:bookmarkEnd w:id="68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4]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"fn5" </w:instrText>
      </w:r>
      <w:r>
        <w:rPr>
          <w:rStyle w:val="Hyperlink.0"/>
        </w:rPr>
        <w:fldChar w:fldCharType="separate" w:fldLock="0"/>
      </w:r>
      <w:bookmarkStart w:name="fnref5_9" w:id="69"/>
      <w:bookmarkEnd w:id="69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5]</w:t>
      </w:r>
      <w:r>
        <w:rPr/>
        <w:fldChar w:fldCharType="end" w:fldLock="0"/>
      </w:r>
    </w:p>
    <w:p>
      <w:pPr>
        <w:pStyle w:val="Основной текст"/>
        <w:numPr>
          <w:ilvl w:val="0"/>
          <w:numId w:val="16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Родителям нужен отдельный слой продукта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спокойная интерпретация прогресса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рисков и домашних действий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16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Большая часть рынка продаёт либо «натаскивание»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либо «сильную математику»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недодаёт безопасную систему восстановления уверенности и управляемости процесса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"fn7" </w:instrText>
      </w:r>
      <w:r>
        <w:rPr>
          <w:rStyle w:val="Hyperlink.0"/>
        </w:rPr>
        <w:fldChar w:fldCharType="separate" w:fldLock="0"/>
      </w:r>
      <w:bookmarkStart w:name="fnref7_1" w:id="70"/>
      <w:bookmarkEnd w:id="70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7]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"fn5" </w:instrText>
      </w:r>
      <w:r>
        <w:rPr>
          <w:rStyle w:val="Hyperlink.0"/>
        </w:rPr>
        <w:fldChar w:fldCharType="separate" w:fldLock="0"/>
      </w:r>
      <w:bookmarkStart w:name="fnref5_10" w:id="71"/>
      <w:bookmarkEnd w:id="71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5]</w:t>
      </w:r>
      <w:r>
        <w:rPr/>
        <w:fldChar w:fldCharType="end" w:fldLock="0"/>
      </w:r>
    </w:p>
    <w:p>
      <w:pPr>
        <w:pStyle w:val="Основной текст"/>
        <w:spacing w:before="315" w:after="105" w:line="360" w:lineRule="auto"/>
      </w:pPr>
      <w:bookmarkStart w:name="что_должен_делать_улучшенный_продукт" w:id="72"/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должен делать улучшенный продукт</w:t>
      </w:r>
      <w:bookmarkEnd w:id="72"/>
    </w:p>
    <w:p>
      <w:pPr>
        <w:pStyle w:val="Основной текст"/>
        <w:spacing w:after="210" w:line="360" w:lineRule="auto"/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Продукт должен не просто готовить к ОГЭ по математике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 выполнять одновременно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6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ролей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"/>
        <w:numPr>
          <w:ilvl w:val="0"/>
          <w:numId w:val="18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Диагност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— быстро и понятно показывает реальный уровень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пробелы и сильные стороны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18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Навигатор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— строит маршрут от текущего уровня к целевому результату малыми шагами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18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Переводчик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— превращает пугающий экзамен и сложные темы в короткие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понятные алгоритмы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18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Тренажёр внимания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— помогает ловить типичные ошибки чтения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счёта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знаков и самопроверки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18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Антистресс</w:t>
      </w:r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опора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— снижает стыд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катастрофизацию и ощущение «я безнадёжна»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18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Родительский ассистент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— даёт взрослым ясную картину без перегруза и набор правильных действий дома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315" w:after="105" w:line="360" w:lineRule="auto"/>
      </w:pPr>
      <w:bookmarkStart w:name="продуктовые_принципы" w:id="73"/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Продуктовые принципы</w:t>
      </w:r>
      <w:bookmarkEnd w:id="73"/>
    </w:p>
    <w:p>
      <w:pPr>
        <w:pStyle w:val="Основной текст"/>
        <w:numPr>
          <w:ilvl w:val="0"/>
          <w:numId w:val="20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Без стыда и без риторики «это должен знать каждый»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20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 простого и гарантированно решаемого — к более сложному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20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Каждая тема должна давать быстрый опыт успеха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20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Любая ошибка должна быть классифицирована и превращена в следующий шаг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20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Важнее регулярность и устойчивость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чем большие редкие рывки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20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Формат экзамена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стратегия выполнения и психологическая устойчивость должны считаться такими же важными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предметное содержание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10" w:id="74"/>
      <w:bookmarkEnd w:id="74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"fn4" </w:instrText>
      </w:r>
      <w:r>
        <w:rPr>
          <w:rStyle w:val="Hyperlink.0"/>
        </w:rPr>
        <w:fldChar w:fldCharType="separate" w:fldLock="0"/>
      </w:r>
      <w:bookmarkStart w:name="fnref4_8" w:id="75"/>
      <w:bookmarkEnd w:id="75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4]</w:t>
      </w:r>
      <w:r>
        <w:rPr/>
        <w:fldChar w:fldCharType="end" w:fldLock="0"/>
      </w:r>
    </w:p>
    <w:p>
      <w:pPr>
        <w:pStyle w:val="Основной текст"/>
        <w:numPr>
          <w:ilvl w:val="0"/>
          <w:numId w:val="20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Родитель не должен догадываться — он должен видеть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20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Ребёнок не должен «просто больше стараться» — система должна снижать когнитивную и эмоциональную перегрузку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315" w:after="105" w:line="360" w:lineRule="auto"/>
      </w:pPr>
      <w:bookmarkStart w:name="обязательные_артефакты_продукта" w:id="76"/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Обязательные артефакты продукта</w:t>
      </w:r>
      <w:bookmarkEnd w:id="76"/>
    </w:p>
    <w:p>
      <w:pPr>
        <w:pStyle w:val="Основной текст"/>
        <w:spacing w:before="315" w:after="105" w:line="360" w:lineRule="auto"/>
      </w:pPr>
      <w:bookmarkStart w:name="bm_1_ясная_сегментация_стартовых_f4131c" w:id="77"/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1. </w:t>
      </w:r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Ясная сегментация стартовых состояний</w:t>
      </w:r>
      <w:bookmarkEnd w:id="77"/>
    </w:p>
    <w:p>
      <w:pPr>
        <w:pStyle w:val="Основной текст"/>
        <w:spacing w:after="210" w:line="360" w:lineRule="auto"/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Нужно описать не один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ICP,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 минимум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стартовых сценария внутри него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"/>
        <w:numPr>
          <w:ilvl w:val="0"/>
          <w:numId w:val="22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паника и почти нулевая база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22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база фрагментарная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ребёнок обучаемый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22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знания есть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много невнимательности и плохой самопроверки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22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формально неплохой уровень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сильный страх формата и экзамена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315" w:after="105" w:line="360" w:lineRule="auto"/>
      </w:pPr>
      <w:bookmarkStart w:name="bm_2_диагностическая_система" w:id="78"/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2. </w:t>
      </w:r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Диагностическая система</w:t>
      </w:r>
      <w:bookmarkEnd w:id="78"/>
    </w:p>
    <w:p>
      <w:pPr>
        <w:pStyle w:val="Основной текст"/>
        <w:spacing w:after="210" w:line="360" w:lineRule="auto"/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Нужен артефакт диагностики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который на старте отвечает на вопросы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"/>
        <w:numPr>
          <w:ilvl w:val="0"/>
          <w:numId w:val="24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какие темы проседают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24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какие типы ошибок преобладают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24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насколько ребёнок устойчив к таймеру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24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что можно быстро поднять за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недели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24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потребует длинного цикла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after="210" w:line="360" w:lineRule="auto"/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Диагностика должна разделять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"/>
        <w:numPr>
          <w:ilvl w:val="0"/>
          <w:numId w:val="26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пробел в знании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26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пробел в алгоритме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26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невнимательность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26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слабый устный счёт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вычислительная хрупкость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26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тревожный ступор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26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слабую экзаменационную стратегию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315" w:after="105" w:line="360" w:lineRule="auto"/>
      </w:pPr>
      <w:bookmarkStart w:name="bm_3_карта_прогресса" w:id="79"/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3. </w:t>
      </w:r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Карта прогресса</w:t>
      </w:r>
      <w:bookmarkEnd w:id="79"/>
    </w:p>
    <w:p>
      <w:pPr>
        <w:pStyle w:val="Основной текст"/>
        <w:spacing w:after="210" w:line="360" w:lineRule="auto"/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Нужна карта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которую одинаково понимают и ребёнок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родитель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"/>
        <w:numPr>
          <w:ilvl w:val="0"/>
          <w:numId w:val="28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текущий уровень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28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прогнозируемый маршрут до минимума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/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уверенной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 /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базы для ЕГЭ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28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закрытые темы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28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темы риска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28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динамика по внимательности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скорости и самопроверке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315" w:after="105" w:line="360" w:lineRule="auto"/>
      </w:pPr>
      <w:bookmarkStart w:name="bm_4_библиотека_опор" w:id="80"/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4. </w:t>
      </w:r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Библиотека опор</w:t>
      </w:r>
      <w:bookmarkEnd w:id="80"/>
    </w:p>
    <w:p>
      <w:pPr>
        <w:pStyle w:val="Основной текст"/>
        <w:spacing w:after="210" w:line="360" w:lineRule="auto"/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Нужен набор учебных артефактов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которые делают математику менее страшной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"/>
        <w:numPr>
          <w:ilvl w:val="0"/>
          <w:numId w:val="30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карточки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алгоритмы по типам задач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30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визуальные схемы «как узнавать тип задачи»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30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анти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ловушки «как не ошибиться»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30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компактные опорные конспекты и фразы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якоря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30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короткие сценарии самопроверки перед сдачей ответа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315" w:after="105" w:line="360" w:lineRule="auto"/>
      </w:pPr>
      <w:bookmarkStart w:name="bm_5_система_маршрутов" w:id="81"/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5. </w:t>
      </w:r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Система маршрутов</w:t>
      </w:r>
      <w:bookmarkEnd w:id="81"/>
    </w:p>
    <w:p>
      <w:pPr>
        <w:pStyle w:val="Основной текст"/>
        <w:spacing w:after="210" w:line="360" w:lineRule="auto"/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Нужны готовые продуктовые маршруты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"/>
        <w:numPr>
          <w:ilvl w:val="0"/>
          <w:numId w:val="32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«дотянуть до порога без истерики»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32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«собрать устойчивую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4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32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«восстановить базу за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8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–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9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класс»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32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«перейти от ОГЭ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мышления к фундаменту для ЕГЭ»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315" w:after="105" w:line="360" w:lineRule="auto"/>
      </w:pPr>
      <w:bookmarkStart w:name="bm_6_родительский_контур" w:id="82"/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6. </w:t>
      </w:r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Родительский контур</w:t>
      </w:r>
      <w:bookmarkEnd w:id="82"/>
    </w:p>
    <w:p>
      <w:pPr>
        <w:pStyle w:val="Основной текст"/>
        <w:spacing w:after="210" w:line="360" w:lineRule="auto"/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Нужны отдельные артефакты для родителей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"/>
        <w:numPr>
          <w:ilvl w:val="0"/>
          <w:numId w:val="34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спокойный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weekly-report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без перегруза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34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объяснение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реально мешает прогрессу именно сейчас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34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список домашних действий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которые помогают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34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список действий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которые усиливают тревогу и сопротивление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34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сигналы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когда достаточно поддерживать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когда нужна внешняя помощь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315" w:after="105" w:line="360" w:lineRule="auto"/>
      </w:pPr>
      <w:bookmarkStart w:name="bm_7_антиблокерный_контур" w:id="83"/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7. </w:t>
      </w:r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Антиблокерный контур</w:t>
      </w:r>
      <w:bookmarkEnd w:id="83"/>
    </w:p>
    <w:p>
      <w:pPr>
        <w:pStyle w:val="Основной текст"/>
        <w:spacing w:after="210" w:line="360" w:lineRule="auto"/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Нужен специальный слой продукта для снятия блокеров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"/>
        <w:numPr>
          <w:ilvl w:val="0"/>
          <w:numId w:val="36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страх пустого листа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36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страх геометрии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36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паралич из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 таймера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36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избегание после ошибок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36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ощущение «слишком поздно начинать»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36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стыд перед родителями и учителем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315" w:after="105" w:line="360" w:lineRule="auto"/>
      </w:pPr>
      <w:bookmarkStart w:name="bm_8_система_доказательства_ценности" w:id="84"/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8. </w:t>
      </w:r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Система доказательства ценности</w:t>
      </w:r>
      <w:bookmarkEnd w:id="84"/>
    </w:p>
    <w:p>
      <w:pPr>
        <w:pStyle w:val="Основной текст"/>
        <w:spacing w:after="210" w:line="360" w:lineRule="auto"/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Нужно продумать артефакты доверия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"/>
        <w:numPr>
          <w:ilvl w:val="0"/>
          <w:numId w:val="38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продукт показывает реальный прогресс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38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объясняет несоответствие между школьными оценками и экзаменационной реальностью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38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демонстрирует родителям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проблема локализована и решаема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numPr>
          <w:ilvl w:val="0"/>
          <w:numId w:val="38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делает прозрачным следующий шаг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315" w:after="105" w:line="360" w:lineRule="auto"/>
      </w:pPr>
      <w:bookmarkStart w:name="что_нельзя_делать_в_продукте" w:id="85"/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нельзя делать в продукте</w:t>
      </w:r>
      <w:bookmarkEnd w:id="85"/>
    </w:p>
    <w:p>
      <w:pPr>
        <w:pStyle w:val="Основной текст"/>
        <w:numPr>
          <w:ilvl w:val="0"/>
          <w:numId w:val="40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Нельзя строить коммуникацию на запугивании экзаменом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40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Нельзя стыдить за пробелы в базе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40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Нельзя смешивать сильных олимпиадных детей и массовую тревожную аудиторию в одном сценарии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40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Нельзя ограничиваться только банком задач без диагностики и маршрутизации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40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Нельзя считать невнимательность «леностью»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40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Нельзя давать родителям только сухие баллы без интерпретации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numPr>
          <w:ilvl w:val="0"/>
          <w:numId w:val="40"/>
        </w:numPr>
        <w:spacing w:before="105" w:after="105" w:line="360" w:lineRule="auto"/>
        <w:rPr>
          <w:lang w:val="ru-RU"/>
        </w:rPr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Нельзя обещать магический результат без режима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практики и повторения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315" w:after="105" w:line="360" w:lineRule="auto"/>
      </w:pPr>
      <w:bookmarkStart w:name="ключевые_сценарии_использования" w:id="86"/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Ключевые сценарии использования</w:t>
      </w:r>
      <w:bookmarkEnd w:id="86"/>
    </w:p>
    <w:p>
      <w:pPr>
        <w:pStyle w:val="Основной текст"/>
        <w:spacing w:before="315" w:after="105" w:line="360" w:lineRule="auto"/>
      </w:pPr>
      <w:bookmarkStart w:name="сценарий_1_первый_контакт" w:id="87"/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Сценарий </w:t>
      </w:r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1. </w:t>
      </w:r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Первый контакт</w:t>
      </w:r>
      <w:bookmarkEnd w:id="87"/>
    </w:p>
    <w:p>
      <w:pPr>
        <w:pStyle w:val="Основной текст"/>
        <w:spacing w:after="210" w:line="360" w:lineRule="auto"/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Ребёнок и родитель приходят в панике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Продукт быстро снижает хаос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даёт мягкую диагностику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показывает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уже получается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где основные дыры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какой минимальный маршрут реален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315" w:after="105" w:line="360" w:lineRule="auto"/>
      </w:pPr>
      <w:bookmarkStart w:name="сценарий_2_первая_неделя" w:id="88"/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Сценарий </w:t>
      </w:r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2. </w:t>
      </w:r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Первая неделя</w:t>
      </w:r>
      <w:bookmarkEnd w:id="88"/>
    </w:p>
    <w:p>
      <w:pPr>
        <w:pStyle w:val="Основной текст"/>
        <w:spacing w:after="210" w:line="360" w:lineRule="auto"/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Ребёнок проходит короткие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посильные задания по приоритетным темам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получает объяснение ошибок без стыда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видит первые закрытые микро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цели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315" w:after="105" w:line="360" w:lineRule="auto"/>
      </w:pPr>
      <w:bookmarkStart w:name="сценарий_3_родительский_контроль_6d2ef6" w:id="89"/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Сценарий </w:t>
      </w:r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3. </w:t>
      </w:r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Родительский контроль без войны</w:t>
      </w:r>
      <w:bookmarkEnd w:id="89"/>
    </w:p>
    <w:p>
      <w:pPr>
        <w:pStyle w:val="Основной текст"/>
        <w:spacing w:after="210" w:line="360" w:lineRule="auto"/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Родитель получает не «ребёнок плохо старается»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нормальную картину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темы риска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тип ошибок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рекомендованный режим поддержки дома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315" w:after="105" w:line="360" w:lineRule="auto"/>
      </w:pPr>
      <w:bookmarkStart w:name="сценарий_4_подготовка_под_время" w:id="90"/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Сценарий </w:t>
      </w:r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4. </w:t>
      </w:r>
      <w:r>
        <w:rPr>
          <w:rStyle w:val="Нет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Подготовка под время</w:t>
      </w:r>
      <w:bookmarkEnd w:id="90"/>
    </w:p>
    <w:p>
      <w:pPr>
        <w:pStyle w:val="Основной текст"/>
        <w:spacing w:after="210" w:line="360" w:lineRule="auto"/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Ребёнок учится выбирать порядок решения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отслеживать время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замечать типовые ловушки и не разваливаться после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–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 </w:t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сложных задач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"fn5" </w:instrText>
      </w:r>
      <w:r>
        <w:rPr>
          <w:rStyle w:val="Hyperlink.0"/>
        </w:rPr>
        <w:fldChar w:fldCharType="separate" w:fldLock="0"/>
      </w:r>
      <w:bookmarkStart w:name="fnref5_11" w:id="91"/>
      <w:bookmarkEnd w:id="91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5]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11" w:id="92"/>
      <w:bookmarkEnd w:id="92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</w:p>
    <w:p>
      <w:pPr>
        <w:pStyle w:val="Основной текст"/>
        <w:spacing w:line="360" w:lineRule="auto"/>
      </w:pPr>
      <w:r>
        <w:rPr>
          <w:rStyle w:val="Нет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⁂</w:t>
      </w:r>
    </w:p>
    <w:p>
      <w:pPr>
        <w:pStyle w:val="Основной текст"/>
        <w:spacing w:before="210" w:after="0" w:line="360" w:lineRule="auto"/>
      </w:pPr>
      <w:r>
        <w:rPr>
          <w:rStyle w:val="Нет"/>
        </w:rPr>
        <mc:AlternateContent>
          <mc:Choice Requires="wps">
            <w:drawing xmlns:a="http://schemas.openxmlformats.org/drawingml/2006/main">
              <wp:inline distT="0" distB="0" distL="0" distR="0">
                <wp:extent cx="6026023" cy="12674"/>
                <wp:effectExtent l="0" t="0" r="0" b="0"/>
                <wp:docPr id="1073741825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3" cy="126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"https://maximumtest.ru/oge/matematika"</w:instrText>
      </w:r>
      <w:r>
        <w:rPr>
          <w:rStyle w:val="Hyperlink.1"/>
        </w:rPr>
        <w:fldChar w:fldCharType="separate" w:fldLock="0"/>
      </w:r>
      <w:bookmarkStart w:name="fn1" w:id="93"/>
      <w:r>
        <w:rPr>
          <w:rStyle w:val="Hyperlink.1"/>
          <w:rtl w:val="0"/>
          <w:lang w:val="de-DE"/>
        </w:rPr>
        <w:t>https://maximumtest.ru/oge/matematika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bookmarkEnd w:id="93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"https://nsportal.ru/shkola/algebra/library/2019/12/30/osobennosti-podgotovki-k-oge-po-matematike-problemy-i-puti-ih"</w:instrText>
      </w:r>
      <w:r>
        <w:rPr>
          <w:rStyle w:val="Hyperlink.1"/>
        </w:rPr>
        <w:fldChar w:fldCharType="separate" w:fldLock="0"/>
      </w:r>
      <w:bookmarkStart w:name="fn2" w:id="94"/>
      <w:r>
        <w:rPr>
          <w:rStyle w:val="Hyperlink.1"/>
          <w:rtl w:val="0"/>
        </w:rPr>
        <w:t>https://nsportal.ru/shkola/algebra/library/2019/12/30/osobennosti-podgotovki-k-oge-po-matematike-problemy-i-puti-ih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</w:t>
      </w:r>
      <w:bookmarkEnd w:id="94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"https://moluch.ru/conf/ped/archive/273/13426"</w:instrText>
      </w:r>
      <w:r>
        <w:rPr>
          <w:rStyle w:val="Hyperlink.1"/>
        </w:rPr>
        <w:fldChar w:fldCharType="separate" w:fldLock="0"/>
      </w:r>
      <w:bookmarkStart w:name="fn3" w:id="95"/>
      <w:r>
        <w:rPr>
          <w:rStyle w:val="Hyperlink.1"/>
          <w:rtl w:val="0"/>
          <w:lang w:val="en-US"/>
        </w:rPr>
        <w:t>https://moluch.ru/conf/ped/archive/273/13426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      </w:t>
      </w:r>
      <w:bookmarkEnd w:id="95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"https://infourok.ru/rekomendacii-dlya-uchashihsya-i-ih-roditelej-pri-podgotovke-k-oge-po-matematike-7357698.html"</w:instrText>
      </w:r>
      <w:r>
        <w:rPr>
          <w:rStyle w:val="Hyperlink.1"/>
        </w:rPr>
        <w:fldChar w:fldCharType="separate" w:fldLock="0"/>
      </w:r>
      <w:bookmarkStart w:name="fn4" w:id="96"/>
      <w:r>
        <w:rPr>
          <w:rStyle w:val="Hyperlink.1"/>
          <w:rtl w:val="0"/>
        </w:rPr>
        <w:t>https://infourok.ru/rekomendacii-dlya-uchashihsya-i-ih-roditelej-pri-podgotovke-k-oge-po-matematike-7357698.html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</w:t>
      </w:r>
      <w:bookmarkEnd w:id="96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"https://eva.ru/forum/139/3667381"</w:instrText>
      </w:r>
      <w:r>
        <w:rPr>
          <w:rStyle w:val="Hyperlink.1"/>
        </w:rPr>
        <w:fldChar w:fldCharType="separate" w:fldLock="0"/>
      </w:r>
      <w:bookmarkStart w:name="fn5" w:id="97"/>
      <w:r>
        <w:rPr>
          <w:rStyle w:val="Hyperlink.1"/>
          <w:rtl w:val="0"/>
          <w:lang w:val="en-US"/>
        </w:rPr>
        <w:t>https://eva.ru/forum/139/3667381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</w:t>
      </w:r>
      <w:bookmarkEnd w:id="97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"https://tenchat.ru/media/4955337-matematika-bez-stressa-kak-repetitor-pomogayet-preodolet-strakh-pered--oge-yege"</w:instrText>
      </w:r>
      <w:r>
        <w:rPr>
          <w:rStyle w:val="Hyperlink.1"/>
        </w:rPr>
        <w:fldChar w:fldCharType="separate" w:fldLock="0"/>
      </w:r>
      <w:bookmarkStart w:name="fn6" w:id="98"/>
      <w:r>
        <w:rPr>
          <w:rStyle w:val="Hyperlink.1"/>
          <w:rtl w:val="0"/>
          <w:lang w:val="en-US"/>
        </w:rPr>
        <w:t>https://tenchat.ru/media/4955337-matematika-bez-stressa-kak-repetitor-pomogayet-preodolet-strakh-pered--oge-yege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   </w:t>
      </w:r>
      <w:bookmarkEnd w:id="98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"https://multiurok.ru/files/sistiema-podghotovki-shkol-nikov-k-uspieshnoi-sdac.html"</w:instrText>
      </w:r>
      <w:r>
        <w:rPr>
          <w:rStyle w:val="Hyperlink.1"/>
        </w:rPr>
        <w:fldChar w:fldCharType="separate" w:fldLock="0"/>
      </w:r>
      <w:bookmarkStart w:name="fn7" w:id="99"/>
      <w:r>
        <w:rPr>
          <w:rStyle w:val="Hyperlink.1"/>
          <w:rtl w:val="0"/>
        </w:rPr>
        <w:t>https://multiurok.ru/files/sistiema-podghotovki-shkol-nikov-k-uspieshnoi-sdac.html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bookmarkEnd w:id="99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"https://dtf.ru/lutshie/3453098-podgotovka-k-ekzamenam-po-matematike-ege-oge-i-effektivnye-kursy-dlya-vysokih-ballov"</w:instrText>
      </w:r>
      <w:r>
        <w:rPr>
          <w:rStyle w:val="Hyperlink.1"/>
        </w:rPr>
        <w:fldChar w:fldCharType="separate" w:fldLock="0"/>
      </w:r>
      <w:bookmarkStart w:name="fn8" w:id="100"/>
      <w:r>
        <w:rPr>
          <w:rStyle w:val="Hyperlink.1"/>
          <w:rtl w:val="0"/>
        </w:rPr>
        <w:t>https://dtf.ru/lutshie/3453098-podgotovka-k-ekzamenam-po-matematike-ege-oge-i-effektivnye-kursy-dlya-vysokih-ballov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bookmarkEnd w:id="100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"https://habr.com/ru/amp/publications/1084240/"</w:instrText>
      </w:r>
      <w:r>
        <w:rPr>
          <w:rStyle w:val="Hyperlink.1"/>
        </w:rPr>
        <w:fldChar w:fldCharType="separate" w:fldLock="0"/>
      </w:r>
      <w:bookmarkStart w:name="fn9" w:id="101"/>
      <w:r>
        <w:rPr>
          <w:rStyle w:val="Hyperlink.1"/>
          <w:rtl w:val="0"/>
          <w:lang w:val="en-US"/>
        </w:rPr>
        <w:t>https://habr.com/ru/amp/publications/1084240/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bookmarkEnd w:id="101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"https://reviews.yandex.ru/product/legion--897979924"</w:instrText>
      </w:r>
      <w:r>
        <w:rPr>
          <w:rStyle w:val="Hyperlink.1"/>
        </w:rPr>
        <w:fldChar w:fldCharType="separate" w:fldLock="0"/>
      </w:r>
      <w:bookmarkStart w:name="fn10" w:id="102"/>
      <w:r>
        <w:rPr>
          <w:rStyle w:val="Hyperlink.1"/>
          <w:rtl w:val="0"/>
          <w:lang w:val="en-US"/>
        </w:rPr>
        <w:t>https://reviews.yandex.ru/product/legion--897979924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bookmarkEnd w:id="102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"https://www.rbc.ru/courses/all/99-ballov/repetitory-pro-max-po-matematike-oge"</w:instrText>
      </w:r>
      <w:r>
        <w:rPr>
          <w:rStyle w:val="Hyperlink.1"/>
        </w:rPr>
        <w:fldChar w:fldCharType="separate" w:fldLock="0"/>
      </w:r>
      <w:bookmarkStart w:name="fn11" w:id="103"/>
      <w:r>
        <w:rPr>
          <w:rStyle w:val="Hyperlink.1"/>
          <w:rtl w:val="0"/>
          <w:lang w:val="en-US"/>
        </w:rPr>
        <w:t>https://www.rbc.ru/courses/all/99-ballov/repetitory-pro-max-po-matematike-oge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bookmarkEnd w:id="103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"https://foxford.ru/oge/matematika-courses"</w:instrText>
      </w:r>
      <w:r>
        <w:rPr>
          <w:rStyle w:val="Hyperlink.1"/>
        </w:rPr>
        <w:fldChar w:fldCharType="separate" w:fldLock="0"/>
      </w:r>
      <w:bookmarkStart w:name="fn12" w:id="104"/>
      <w:r>
        <w:rPr>
          <w:rStyle w:val="Hyperlink.1"/>
          <w:rtl w:val="0"/>
          <w:lang w:val="en-US"/>
        </w:rPr>
        <w:t>https://foxford.ru/oge/matematika-courses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bookmarkEnd w:id="104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"https://www.chitai-gorod.ru/proizvedenie/matematika-oge-2024-9-klass-tematiceskij-trening-73798"</w:instrText>
      </w:r>
      <w:r>
        <w:rPr>
          <w:rStyle w:val="Hyperlink.1"/>
        </w:rPr>
        <w:fldChar w:fldCharType="separate" w:fldLock="0"/>
      </w:r>
      <w:bookmarkStart w:name="fn13" w:id="105"/>
      <w:r>
        <w:rPr>
          <w:rStyle w:val="Hyperlink.1"/>
          <w:rtl w:val="0"/>
        </w:rPr>
        <w:t>https://www.chitai-gorod.ru/proizvedenie/matematika-oge-2024-9-klass-tematiceskij-trening-73798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bookmarkEnd w:id="105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"https://www.rbc.ru/courses/oge"</w:instrText>
      </w:r>
      <w:r>
        <w:rPr>
          <w:rStyle w:val="Hyperlink.1"/>
        </w:rPr>
        <w:fldChar w:fldCharType="separate" w:fldLock="0"/>
      </w:r>
      <w:bookmarkStart w:name="fn14" w:id="106"/>
      <w:r>
        <w:rPr>
          <w:rStyle w:val="Hyperlink.1"/>
          <w:rtl w:val="0"/>
          <w:lang w:val="en-US"/>
        </w:rPr>
        <w:t>https://www.rbc.ru/courses/oge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bookmarkEnd w:id="106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"https://www.chitai-gorod.ru/proizvedenie/ege-2026-matematika-sbornik-zadanij-900-zadanij-s-otvetami-69843"</w:instrText>
      </w:r>
      <w:r>
        <w:rPr>
          <w:rStyle w:val="Hyperlink.1"/>
        </w:rPr>
        <w:fldChar w:fldCharType="separate" w:fldLock="0"/>
      </w:r>
      <w:bookmarkStart w:name="fn15" w:id="107"/>
      <w:r>
        <w:rPr>
          <w:rStyle w:val="Hyperlink.1"/>
          <w:rtl w:val="0"/>
        </w:rPr>
        <w:t>https://www.chitai-gorod.ru/proizvedenie/ege-2026-matematika-sbornik-zadanij-900-zadanij-s-otvetami-69843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bookmarkEnd w:id="107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"https://egeturbo.ru/promo/intensive/math_oge"</w:instrText>
      </w:r>
      <w:r>
        <w:rPr>
          <w:rStyle w:val="Hyperlink.1"/>
        </w:rPr>
        <w:fldChar w:fldCharType="separate" w:fldLock="0"/>
      </w:r>
      <w:bookmarkStart w:name="fn16" w:id="108"/>
      <w:r>
        <w:rPr>
          <w:rStyle w:val="Hyperlink.1"/>
          <w:rtl w:val="0"/>
          <w:lang w:val="en-US"/>
        </w:rPr>
        <w:t>https://egeturbo.ru/promo/intensive/math_oge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bookmarkEnd w:id="108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"https://www.rbc.ru/courses/school-reviews/uchi-ru"</w:instrText>
      </w:r>
      <w:r>
        <w:rPr>
          <w:rStyle w:val="Hyperlink.1"/>
        </w:rPr>
        <w:fldChar w:fldCharType="separate" w:fldLock="0"/>
      </w:r>
      <w:bookmarkStart w:name="fn17" w:id="109"/>
      <w:r>
        <w:rPr>
          <w:rStyle w:val="Hyperlink.1"/>
          <w:rtl w:val="0"/>
          <w:lang w:val="en-US"/>
        </w:rPr>
        <w:t>https://www.rbc.ru/courses/school-reviews/uchi-ru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bookmarkEnd w:id="109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"https://anastasia-math.ru/"</w:instrText>
      </w:r>
      <w:r>
        <w:rPr>
          <w:rStyle w:val="Hyperlink.1"/>
        </w:rPr>
        <w:fldChar w:fldCharType="separate" w:fldLock="0"/>
      </w:r>
      <w:bookmarkStart w:name="fn18" w:id="110"/>
      <w:r>
        <w:rPr>
          <w:rStyle w:val="Hyperlink.1"/>
          <w:rtl w:val="0"/>
          <w:lang w:val="es-ES_tradnl"/>
        </w:rPr>
        <w:t>https://anastasia-math.ru/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bookmarkEnd w:id="110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"https://el-ed.ru/matematika-oge-katya/"</w:instrText>
      </w:r>
      <w:r>
        <w:rPr>
          <w:rStyle w:val="Hyperlink.1"/>
        </w:rPr>
        <w:fldChar w:fldCharType="separate" w:fldLock="0"/>
      </w:r>
      <w:bookmarkStart w:name="fn19" w:id="111"/>
      <w:r>
        <w:rPr>
          <w:rStyle w:val="Hyperlink.1"/>
          <w:rtl w:val="0"/>
        </w:rPr>
        <w:t>https://el-ed.ru/matematika-oge-katya/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bookmarkEnd w:id="111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"https://www.rbc.ru/courses/school-reviews/ucebaru"</w:instrText>
      </w:r>
      <w:r>
        <w:rPr>
          <w:rStyle w:val="Hyperlink.1"/>
        </w:rPr>
        <w:fldChar w:fldCharType="separate" w:fldLock="0"/>
      </w:r>
      <w:bookmarkStart w:name="fn20" w:id="112"/>
      <w:r>
        <w:rPr>
          <w:rStyle w:val="Hyperlink.1"/>
          <w:rtl w:val="0"/>
          <w:lang w:val="en-US"/>
        </w:rPr>
        <w:t>https://www.rbc.ru/courses/school-reviews/ucebaru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bookmarkEnd w:id="112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"https://kurshub.ru/kursy/kursy-oge-matematika/"</w:instrText>
      </w:r>
      <w:r>
        <w:rPr>
          <w:rStyle w:val="Hyperlink.1"/>
        </w:rPr>
        <w:fldChar w:fldCharType="separate" w:fldLock="0"/>
      </w:r>
      <w:bookmarkStart w:name="fn21" w:id="113"/>
      <w:r>
        <w:rPr>
          <w:rStyle w:val="Hyperlink.1"/>
          <w:rtl w:val="0"/>
          <w:lang w:val="en-US"/>
        </w:rPr>
        <w:t>https://kurshub.ru/kursy/kursy-oge-matematika/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bookmarkEnd w:id="113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"https://tvgram.ru/danirmath/13912"</w:instrText>
      </w:r>
      <w:r>
        <w:rPr>
          <w:rStyle w:val="Hyperlink.1"/>
        </w:rPr>
        <w:fldChar w:fldCharType="separate" w:fldLock="0"/>
      </w:r>
      <w:bookmarkStart w:name="fn22" w:id="114"/>
      <w:r>
        <w:rPr>
          <w:rStyle w:val="Hyperlink.1"/>
          <w:rtl w:val="0"/>
          <w:lang w:val="de-DE"/>
        </w:rPr>
        <w:t>https://tvgram.ru/danirmath/13912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bookmarkEnd w:id="114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"https://umschool.net/parents/"</w:instrText>
      </w:r>
      <w:r>
        <w:rPr>
          <w:rStyle w:val="Hyperlink.1"/>
        </w:rPr>
        <w:fldChar w:fldCharType="separate" w:fldLock="0"/>
      </w:r>
      <w:bookmarkStart w:name="fn23" w:id="115"/>
      <w:r>
        <w:rPr>
          <w:rStyle w:val="Hyperlink.1"/>
          <w:rtl w:val="0"/>
          <w:lang w:val="en-US"/>
        </w:rPr>
        <w:t>https://umschool.net/parents/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bookmarkEnd w:id="115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"https://kurshub.ru/reviews/godege-ru/"</w:instrText>
      </w:r>
      <w:r>
        <w:rPr>
          <w:rStyle w:val="Hyperlink.1"/>
        </w:rPr>
        <w:fldChar w:fldCharType="separate" w:fldLock="0"/>
      </w:r>
      <w:bookmarkStart w:name="fn24" w:id="116"/>
      <w:r>
        <w:rPr>
          <w:rStyle w:val="Hyperlink.1"/>
          <w:rtl w:val="0"/>
          <w:lang w:val="en-US"/>
        </w:rPr>
        <w:t>https://kurshub.ru/reviews/godege-ru/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bookmarkEnd w:id="116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"https://edu.sravni.ru/ege-oge/repetitory-oge/"</w:instrText>
      </w:r>
      <w:r>
        <w:rPr>
          <w:rStyle w:val="Hyperlink.1"/>
        </w:rPr>
        <w:fldChar w:fldCharType="separate" w:fldLock="0"/>
      </w:r>
      <w:bookmarkStart w:name="fn25" w:id="117"/>
      <w:r>
        <w:rPr>
          <w:rStyle w:val="Hyperlink.1"/>
          <w:rtl w:val="0"/>
        </w:rPr>
        <w:t>https://edu.sravni.ru/ege-oge/repetitory-oge/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bookmarkEnd w:id="117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"https://dtf.ru/banktop/4851688-luchshie-onlayn-shkoly-dlya-podgotovki-k-oge"</w:instrText>
      </w:r>
      <w:r>
        <w:rPr>
          <w:rStyle w:val="Hyperlink.1"/>
        </w:rPr>
        <w:fldChar w:fldCharType="separate" w:fldLock="0"/>
      </w:r>
      <w:bookmarkStart w:name="fn26" w:id="118"/>
      <w:r>
        <w:rPr>
          <w:rStyle w:val="Hyperlink.1"/>
          <w:rtl w:val="0"/>
        </w:rPr>
        <w:t>https://dtf.ru/banktop/4851688-luchshie-onlayn-shkoly-dlya-podgotovki-k-oge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bookmarkEnd w:id="118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"https://krasnodar.5iz5.ru/voices/"</w:instrText>
      </w:r>
      <w:r>
        <w:rPr>
          <w:rStyle w:val="Hyperlink.1"/>
        </w:rPr>
        <w:fldChar w:fldCharType="separate" w:fldLock="0"/>
      </w:r>
      <w:bookmarkStart w:name="fn27" w:id="119"/>
      <w:r>
        <w:rPr>
          <w:rStyle w:val="Hyperlink.1"/>
          <w:rtl w:val="0"/>
        </w:rPr>
        <w:t>https://krasnodar.5iz5.ru/voices/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bookmarkEnd w:id="119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"https://profi.ru/geo-rnd/reviews/repetitor/gia/gia_matematika/viezd/?p=3"</w:instrText>
      </w:r>
      <w:r>
        <w:rPr>
          <w:rStyle w:val="Hyperlink.1"/>
        </w:rPr>
        <w:fldChar w:fldCharType="separate" w:fldLock="0"/>
      </w:r>
      <w:bookmarkStart w:name="fn28" w:id="120"/>
      <w:r>
        <w:rPr>
          <w:rStyle w:val="Hyperlink.1"/>
          <w:rtl w:val="0"/>
          <w:lang w:val="en-US"/>
        </w:rPr>
        <w:t>https://profi.ru/geo-rnd/reviews/repetitor/gia/gia_matematika/viezd/?p=3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bookmarkEnd w:id="120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"https://www.shevkin.ru/novosti/eshhyo-raz-o-provale-devyatiklassnikov-na-oge-po-matematike/"</w:instrText>
      </w:r>
      <w:r>
        <w:rPr>
          <w:rStyle w:val="Hyperlink.1"/>
        </w:rPr>
        <w:fldChar w:fldCharType="separate" w:fldLock="0"/>
      </w:r>
      <w:bookmarkStart w:name="fn29" w:id="121"/>
      <w:r>
        <w:rPr>
          <w:rStyle w:val="Hyperlink.1"/>
          <w:rtl w:val="0"/>
        </w:rPr>
        <w:t>https://www.shevkin.ru/novosti/eshhyo-raz-o-provale-devyatiklassnikov-na-oge-po-matematike/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bookmarkEnd w:id="121"/>
    </w:p>
    <w:p>
      <w:pPr>
        <w:pStyle w:val="Основной текст"/>
        <w:numPr>
          <w:ilvl w:val="0"/>
          <w:numId w:val="42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"https://skysmart.ru/courses/oge/matematika"</w:instrText>
      </w:r>
      <w:r>
        <w:rPr>
          <w:rStyle w:val="Hyperlink.1"/>
        </w:rPr>
        <w:fldChar w:fldCharType="separate" w:fldLock="0"/>
      </w:r>
      <w:bookmarkStart w:name="fn30" w:id="122"/>
      <w:r>
        <w:rPr>
          <w:rStyle w:val="Hyperlink.1"/>
          <w:rtl w:val="0"/>
          <w:lang w:val="en-US"/>
        </w:rPr>
        <w:t>https://skysmart.ru/courses/oge/matematika</w:t>
      </w:r>
      <w:r>
        <w:rPr/>
        <w:fldChar w:fldCharType="end" w:fldLock="0"/>
      </w:r>
      <w:r>
        <w:rPr>
          <w:rStyle w:val="Нет"/>
          <w:rFonts w:ascii="source serif 4" w:cs="source serif 4" w:hAnsi="source serif 4" w:eastAsia="source serif 4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bookmarkEnd w:id="122"/>
    </w:p>
    <w:sectPr>
      <w:headerReference w:type="default" r:id="rId4"/>
      <w:footerReference w:type="default" r:id="rId5"/>
      <w:pgSz w:w="12240" w:h="15840" w:orient="portrait"/>
      <w:pgMar w:top="1365" w:right="1365" w:bottom="1365" w:left="1365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  <w:font w:name="source serif 4">
    <w:charset w:val="00"/>
    <w:family w:val="roman"/>
    <w:pitch w:val="default"/>
  </w:font>
  <w:font w:name="source sans 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3"/>
  </w:abstractNum>
  <w:abstractNum w:abstractNumId="5">
    <w:multiLevelType w:val="hybridMultilevel"/>
    <w:styleLink w:val="Импортированный стиль 3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Импортированный стиль 4"/>
  </w:abstractNum>
  <w:abstractNum w:abstractNumId="7">
    <w:multiLevelType w:val="hybridMultilevel"/>
    <w:styleLink w:val="Импортированный стиль 4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Импортированный стиль 5"/>
  </w:abstractNum>
  <w:abstractNum w:abstractNumId="9">
    <w:multiLevelType w:val="hybridMultilevel"/>
    <w:styleLink w:val="Импортированный стиль 5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Импортированный стиль 6"/>
  </w:abstractNum>
  <w:abstractNum w:abstractNumId="11">
    <w:multiLevelType w:val="hybridMultilevel"/>
    <w:styleLink w:val="Импортированный стиль 6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Импортированный стиль 7"/>
  </w:abstractNum>
  <w:abstractNum w:abstractNumId="13">
    <w:multiLevelType w:val="hybridMultilevel"/>
    <w:styleLink w:val="Импортированный стиль 7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Импортированный стиль 8"/>
  </w:abstractNum>
  <w:abstractNum w:abstractNumId="15">
    <w:multiLevelType w:val="hybridMultilevel"/>
    <w:styleLink w:val="Импортированный стиль 8"/>
    <w:lvl w:ilvl="0">
      <w:start w:val="1"/>
      <w:numFmt w:val="decimal"/>
      <w:suff w:val="tab"/>
      <w:lvlText w:val="%1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Импортированный стиль 9"/>
  </w:abstractNum>
  <w:abstractNum w:abstractNumId="17">
    <w:multiLevelType w:val="hybridMultilevel"/>
    <w:styleLink w:val="Импортированный стиль 9"/>
    <w:lvl w:ilvl="0">
      <w:start w:val="1"/>
      <w:numFmt w:val="decimal"/>
      <w:suff w:val="tab"/>
      <w:lvlText w:val="%1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Импортированный стиль 10"/>
  </w:abstractNum>
  <w:abstractNum w:abstractNumId="19">
    <w:multiLevelType w:val="hybridMultilevel"/>
    <w:styleLink w:val="Импортированный стиль 10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Импортированный стиль 11"/>
  </w:abstractNum>
  <w:abstractNum w:abstractNumId="21">
    <w:multiLevelType w:val="hybridMultilevel"/>
    <w:styleLink w:val="Импортированный стиль 11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Импортированный стиль 12"/>
  </w:abstractNum>
  <w:abstractNum w:abstractNumId="23">
    <w:multiLevelType w:val="hybridMultilevel"/>
    <w:styleLink w:val="Импортированный стиль 12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Импортированный стиль 13"/>
  </w:abstractNum>
  <w:abstractNum w:abstractNumId="25">
    <w:multiLevelType w:val="hybridMultilevel"/>
    <w:styleLink w:val="Импортированный стиль 13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>
    <w:multiLevelType w:val="hybridMultilevel"/>
    <w:numStyleLink w:val="Импортированный стиль 14"/>
  </w:abstractNum>
  <w:abstractNum w:abstractNumId="27">
    <w:multiLevelType w:val="hybridMultilevel"/>
    <w:styleLink w:val="Импортированный стиль 14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>
    <w:multiLevelType w:val="hybridMultilevel"/>
    <w:numStyleLink w:val="Импортированный стиль 15"/>
  </w:abstractNum>
  <w:abstractNum w:abstractNumId="29">
    <w:multiLevelType w:val="hybridMultilevel"/>
    <w:styleLink w:val="Импортированный стиль 15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>
    <w:multiLevelType w:val="hybridMultilevel"/>
    <w:numStyleLink w:val="Импортированный стиль 16"/>
  </w:abstractNum>
  <w:abstractNum w:abstractNumId="31">
    <w:multiLevelType w:val="hybridMultilevel"/>
    <w:styleLink w:val="Импортированный стиль 16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>
    <w:multiLevelType w:val="hybridMultilevel"/>
    <w:numStyleLink w:val="Импортированный стиль 17"/>
  </w:abstractNum>
  <w:abstractNum w:abstractNumId="33">
    <w:multiLevelType w:val="hybridMultilevel"/>
    <w:styleLink w:val="Импортированный стиль 17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>
    <w:multiLevelType w:val="hybridMultilevel"/>
    <w:numStyleLink w:val="Импортированный стиль 18"/>
  </w:abstractNum>
  <w:abstractNum w:abstractNumId="35">
    <w:multiLevelType w:val="hybridMultilevel"/>
    <w:styleLink w:val="Импортированный стиль 18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>
    <w:multiLevelType w:val="hybridMultilevel"/>
    <w:numStyleLink w:val="Импортированный стиль 19"/>
  </w:abstractNum>
  <w:abstractNum w:abstractNumId="37">
    <w:multiLevelType w:val="hybridMultilevel"/>
    <w:styleLink w:val="Импортированный стиль 19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>
    <w:multiLevelType w:val="hybridMultilevel"/>
    <w:numStyleLink w:val="Импортированный стиль 20"/>
  </w:abstractNum>
  <w:abstractNum w:abstractNumId="39">
    <w:multiLevelType w:val="hybridMultilevel"/>
    <w:styleLink w:val="Импортированный стиль 20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>
    <w:multiLevelType w:val="hybridMultilevel"/>
    <w:numStyleLink w:val="Импортированный стиль 21"/>
  </w:abstractNum>
  <w:abstractNum w:abstractNumId="41">
    <w:multiLevelType w:val="hybridMultilevel"/>
    <w:styleLink w:val="Импортированный стиль 21"/>
    <w:lvl w:ilvl="0">
      <w:start w:val="1"/>
      <w:numFmt w:val="decimal"/>
      <w:suff w:val="tab"/>
      <w:lvlText w:val="%1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  <w:num w:numId="25">
    <w:abstractNumId w:val="25"/>
  </w:num>
  <w:num w:numId="26">
    <w:abstractNumId w:val="24"/>
  </w:num>
  <w:num w:numId="27">
    <w:abstractNumId w:val="27"/>
  </w:num>
  <w:num w:numId="28">
    <w:abstractNumId w:val="26"/>
  </w:num>
  <w:num w:numId="29">
    <w:abstractNumId w:val="29"/>
  </w:num>
  <w:num w:numId="30">
    <w:abstractNumId w:val="28"/>
  </w:num>
  <w:num w:numId="31">
    <w:abstractNumId w:val="31"/>
  </w:num>
  <w:num w:numId="32">
    <w:abstractNumId w:val="30"/>
  </w:num>
  <w:num w:numId="33">
    <w:abstractNumId w:val="33"/>
  </w:num>
  <w:num w:numId="34">
    <w:abstractNumId w:val="32"/>
  </w:num>
  <w:num w:numId="35">
    <w:abstractNumId w:val="35"/>
  </w:num>
  <w:num w:numId="36">
    <w:abstractNumId w:val="34"/>
  </w:num>
  <w:num w:numId="37">
    <w:abstractNumId w:val="37"/>
  </w:num>
  <w:num w:numId="38">
    <w:abstractNumId w:val="36"/>
  </w:num>
  <w:num w:numId="39">
    <w:abstractNumId w:val="39"/>
  </w:num>
  <w:num w:numId="40">
    <w:abstractNumId w:val="38"/>
  </w:num>
  <w:num w:numId="41">
    <w:abstractNumId w:val="41"/>
  </w:num>
  <w:num w:numId="4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tLeast"/>
      <w:ind w:left="0" w:right="0" w:firstLine="0"/>
      <w:jc w:val="left"/>
      <w:outlineLvl w:val="9"/>
    </w:pPr>
    <w:rPr>
      <w:rFonts w:ascii="Georgia" w:cs="Arial Unicode MS" w:hAnsi="Georg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Нет">
    <w:name w:val="Нет"/>
  </w:style>
  <w:style w:type="character" w:styleId="Hyperlink.0">
    <w:name w:val="Hyperlink.0"/>
    <w:basedOn w:val="Нет"/>
    <w:next w:val="Hyperlink.0"/>
    <w:rPr>
      <w:rFonts w:ascii="source sans 3" w:cs="source sans 3" w:hAnsi="source sans 3" w:eastAsia="source sans 3"/>
      <w:outline w:val="0"/>
      <w:color w:val="000000"/>
      <w:u w:val="single" w:color="000000"/>
      <w:vertAlign w:val="superscript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numbering" w:styleId="Импортированный стиль 3">
    <w:name w:val="Импортированный стиль 3"/>
    <w:pPr>
      <w:numPr>
        <w:numId w:val="5"/>
      </w:numPr>
    </w:pPr>
  </w:style>
  <w:style w:type="numbering" w:styleId="Импортированный стиль 4">
    <w:name w:val="Импортированный стиль 4"/>
    <w:pPr>
      <w:numPr>
        <w:numId w:val="7"/>
      </w:numPr>
    </w:pPr>
  </w:style>
  <w:style w:type="numbering" w:styleId="Импортированный стиль 5">
    <w:name w:val="Импортированный стиль 5"/>
    <w:pPr>
      <w:numPr>
        <w:numId w:val="9"/>
      </w:numPr>
    </w:pPr>
  </w:style>
  <w:style w:type="numbering" w:styleId="Импортированный стиль 6">
    <w:name w:val="Импортированный стиль 6"/>
    <w:pPr>
      <w:numPr>
        <w:numId w:val="11"/>
      </w:numPr>
    </w:pPr>
  </w:style>
  <w:style w:type="numbering" w:styleId="Импортированный стиль 7">
    <w:name w:val="Импортированный стиль 7"/>
    <w:pPr>
      <w:numPr>
        <w:numId w:val="13"/>
      </w:numPr>
    </w:pPr>
  </w:style>
  <w:style w:type="numbering" w:styleId="Импортированный стиль 8">
    <w:name w:val="Импортированный стиль 8"/>
    <w:pPr>
      <w:numPr>
        <w:numId w:val="15"/>
      </w:numPr>
    </w:pPr>
  </w:style>
  <w:style w:type="numbering" w:styleId="Импортированный стиль 9">
    <w:name w:val="Импортированный стиль 9"/>
    <w:pPr>
      <w:numPr>
        <w:numId w:val="17"/>
      </w:numPr>
    </w:pPr>
  </w:style>
  <w:style w:type="numbering" w:styleId="Импортированный стиль 10">
    <w:name w:val="Импортированный стиль 10"/>
    <w:pPr>
      <w:numPr>
        <w:numId w:val="19"/>
      </w:numPr>
    </w:pPr>
  </w:style>
  <w:style w:type="numbering" w:styleId="Импортированный стиль 11">
    <w:name w:val="Импортированный стиль 11"/>
    <w:pPr>
      <w:numPr>
        <w:numId w:val="21"/>
      </w:numPr>
    </w:pPr>
  </w:style>
  <w:style w:type="numbering" w:styleId="Импортированный стиль 12">
    <w:name w:val="Импортированный стиль 12"/>
    <w:pPr>
      <w:numPr>
        <w:numId w:val="23"/>
      </w:numPr>
    </w:pPr>
  </w:style>
  <w:style w:type="numbering" w:styleId="Импортированный стиль 13">
    <w:name w:val="Импортированный стиль 13"/>
    <w:pPr>
      <w:numPr>
        <w:numId w:val="25"/>
      </w:numPr>
    </w:pPr>
  </w:style>
  <w:style w:type="numbering" w:styleId="Импортированный стиль 14">
    <w:name w:val="Импортированный стиль 14"/>
    <w:pPr>
      <w:numPr>
        <w:numId w:val="27"/>
      </w:numPr>
    </w:pPr>
  </w:style>
  <w:style w:type="numbering" w:styleId="Импортированный стиль 15">
    <w:name w:val="Импортированный стиль 15"/>
    <w:pPr>
      <w:numPr>
        <w:numId w:val="29"/>
      </w:numPr>
    </w:pPr>
  </w:style>
  <w:style w:type="numbering" w:styleId="Импортированный стиль 16">
    <w:name w:val="Импортированный стиль 16"/>
    <w:pPr>
      <w:numPr>
        <w:numId w:val="31"/>
      </w:numPr>
    </w:pPr>
  </w:style>
  <w:style w:type="numbering" w:styleId="Импортированный стиль 17">
    <w:name w:val="Импортированный стиль 17"/>
    <w:pPr>
      <w:numPr>
        <w:numId w:val="33"/>
      </w:numPr>
    </w:pPr>
  </w:style>
  <w:style w:type="numbering" w:styleId="Импортированный стиль 18">
    <w:name w:val="Импортированный стиль 18"/>
    <w:pPr>
      <w:numPr>
        <w:numId w:val="35"/>
      </w:numPr>
    </w:pPr>
  </w:style>
  <w:style w:type="numbering" w:styleId="Импортированный стиль 19">
    <w:name w:val="Импортированный стиль 19"/>
    <w:pPr>
      <w:numPr>
        <w:numId w:val="37"/>
      </w:numPr>
    </w:pPr>
  </w:style>
  <w:style w:type="numbering" w:styleId="Импортированный стиль 20">
    <w:name w:val="Импортированный стиль 20"/>
    <w:pPr>
      <w:numPr>
        <w:numId w:val="39"/>
      </w:numPr>
    </w:pPr>
  </w:style>
  <w:style w:type="character" w:styleId="Hyperlink.1">
    <w:name w:val="Hyperlink.1"/>
    <w:basedOn w:val="Нет"/>
    <w:next w:val="Hyperlink.1"/>
    <w:rPr>
      <w:rFonts w:ascii="source sans 3" w:cs="source sans 3" w:hAnsi="source sans 3" w:eastAsia="source sans 3"/>
      <w:outline w:val="0"/>
      <w:color w:val="000000"/>
      <w:sz w:val="18"/>
      <w:szCs w:val="18"/>
      <w:u w:val="single" w:color="000000"/>
      <w14:textFill>
        <w14:solidFill>
          <w14:srgbClr w14:val="000000"/>
        </w14:solidFill>
      </w14:textFill>
    </w:rPr>
  </w:style>
  <w:style w:type="numbering" w:styleId="Импортированный стиль 21">
    <w:name w:val="Импортированный стиль 21"/>
    <w:pPr>
      <w:numPr>
        <w:numId w:val="4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